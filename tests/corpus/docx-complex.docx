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Complex Document</w:t>
      </w:r>
    </w:p>
    <w:p>
      <w:pPr>
        <w:pStyle w:val="Heading1"/>
      </w:pPr>
      <w:r>
        <w:t>1 Introduction</w:t>
      </w:r>
    </w:p>
    <w:p>
      <w:pPr>
        <w:jc w:val="center"/>
      </w:pPr>
      <w:r>
        <w:t>Centered paragraph</w:t>
      </w:r>
    </w:p>
    <w:p>
      <w:pPr>
        <w:jc w:val="right"/>
      </w:pPr>
      <w:r>
        <w:t>Right aligned paragraph</w:t>
      </w:r>
    </w:p>
    <w:p>
      <w:pPr>
        <w:jc w:val="both"/>
      </w:pPr>
      <w:r>
        <w:t xml:space="preserve">Justified paragraph. Lorem ipsum dolor sit amet, consectetur adipiscing elit, sed do eiusmod tempor incididunt ut labore et dolore magna aliqua. Ut enim ad minim veniam, quis nostrud exercitation ullamco laboris nisi ut aliquip ex ea commodo consequat. </w:t>
      </w:r>
    </w:p>
    <w:p>
      <w:pPr>
        <w:pStyle w:val="Heading2"/>
      </w:pPr>
      <w:r>
        <w:t>1.1 Nested lists</w:t>
      </w:r>
    </w:p>
    <w:p>
      <w:pPr>
        <w:pStyle w:val="ListBullet"/>
      </w:pPr>
      <w:r>
        <w:t>Top level A</w:t>
      </w:r>
    </w:p>
    <w:p>
      <w:pPr>
        <w:pStyle w:val="ListBullet2"/>
      </w:pPr>
      <w:r>
        <w:t>Second level A1</w:t>
      </w:r>
    </w:p>
    <w:p>
      <w:pPr>
        <w:pStyle w:val="ListBullet3"/>
      </w:pPr>
      <w:r>
        <w:t>Third level A1a</w:t>
      </w:r>
    </w:p>
    <w:p>
      <w:pPr>
        <w:pStyle w:val="ListBullet"/>
      </w:pPr>
      <w:r>
        <w:t>Top level B</w:t>
      </w:r>
    </w:p>
    <w:p>
      <w:pPr>
        <w:pStyle w:val="ListNumber"/>
      </w:pPr>
      <w:r>
        <w:t>Numbered one</w:t>
      </w:r>
    </w:p>
    <w:p>
      <w:pPr>
        <w:pStyle w:val="ListNumber"/>
      </w:pPr>
      <w:r>
        <w:t>Numbered two</w:t>
      </w:r>
    </w:p>
    <w:p>
      <w:pPr>
        <w:pStyle w:val="Quote"/>
      </w:pPr>
      <w:r>
        <w:t>Quoted text goes here.</w:t>
      </w:r>
    </w:p>
    <w:p>
      <w:pPr>
        <w:pStyle w:val="Heading2"/>
      </w:pPr>
      <w:r>
        <w:t>1.2 Pictures</w:t>
      </w:r>
    </w:p>
    <w:p>
      <w:r>
        <w:drawing>
          <wp:inline xmlns:a="http://schemas.openxmlformats.org/drawingml/2006/main" xmlns:pic="http://schemas.openxmlformats.org/drawingml/2006/picture">
            <wp:extent cx="2743200" cy="1371600"/>
            <wp:docPr id="1" name="Picture 1"/>
            <wp:cNvGraphicFramePr>
              <a:graphicFrameLocks noChangeAspect="1"/>
            </wp:cNvGraphicFramePr>
            <a:graphic>
              <a:graphicData uri="http://schemas.openxmlformats.org/drawingml/2006/picture">
                <pic:pic>
                  <pic:nvPicPr>
                    <pic:cNvPr id="0" name="opaque.png"/>
                    <pic:cNvPicPr/>
                  </pic:nvPicPr>
                  <pic:blipFill>
                    <a:blip r:embed="rId11"/>
                    <a:stretch>
                      <a:fillRect/>
                    </a:stretch>
                  </pic:blipFill>
                  <pic:spPr>
                    <a:xfrm>
                      <a:off x="0" y="0"/>
                      <a:ext cx="2743200" cy="1371600"/>
                    </a:xfrm>
                    <a:prstGeom prst="rect"/>
                  </pic:spPr>
                </pic:pic>
              </a:graphicData>
            </a:graphic>
          </wp:inline>
        </w:drawing>
      </w:r>
    </w:p>
    <w:p>
      <w:r>
        <w:drawing>
          <wp:inline xmlns:a="http://schemas.openxmlformats.org/drawingml/2006/main" xmlns:pic="http://schemas.openxmlformats.org/drawingml/2006/picture">
            <wp:extent cx="2286000" cy="1371600"/>
            <wp:docPr id="2" name="Picture 2"/>
            <wp:cNvGraphicFramePr>
              <a:graphicFrameLocks noChangeAspect="1"/>
            </wp:cNvGraphicFramePr>
            <a:graphic>
              <a:graphicData uri="http://schemas.openxmlformats.org/drawingml/2006/picture">
                <pic:pic>
                  <pic:nvPicPr>
                    <pic:cNvPr id="0" name="photo.jpg"/>
                    <pic:cNvPicPr/>
                  </pic:nvPicPr>
                  <pic:blipFill>
                    <a:blip r:embed="rId12"/>
                    <a:stretch>
                      <a:fillRect/>
                    </a:stretch>
                  </pic:blipFill>
                  <pic:spPr>
                    <a:xfrm>
                      <a:off x="0" y="0"/>
                      <a:ext cx="2286000" cy="1371600"/>
                    </a:xfrm>
                    <a:prstGeom prst="rect"/>
                  </pic:spPr>
                </pic:pic>
              </a:graphicData>
            </a:graphic>
          </wp:inline>
        </w:drawing>
      </w:r>
    </w:p>
    <w:p>
      <w:r>
        <w:br w:type="page"/>
      </w:r>
    </w:p>
    <w:p>
      <w:pPr>
        <w:pStyle w:val="Heading1"/>
      </w:pPr>
      <w:r>
        <w:t>2 Tables</w:t>
      </w:r>
    </w:p>
    <w:tbl>
      <w:tblPr>
        <w:tblStyle w:val="TableGrid"/>
        <w:tblW w:type="auto" w:w="0"/>
        <w:tblLook w:firstColumn="1" w:firstRow="1" w:lastColumn="0" w:lastRow="0" w:noHBand="0" w:noVBand="1" w:val="04A0"/>
      </w:tblPr>
      <w:tblGrid>
        <w:gridCol w:w="2520"/>
        <w:gridCol w:w="2520"/>
        <w:gridCol w:w="2520"/>
        <w:gridCol w:w="2520"/>
      </w:tblGrid>
      <w:tr>
        <w:tc>
          <w:tcPr>
            <w:tcW w:type="dxa" w:w="5040"/>
            <w:gridSpan w:val="2"/>
          </w:tcPr>
          <w:p>
            <w:r>
              <w:t>Merged header</w:t>
            </w:r>
          </w:p>
        </w:tc>
        <w:tc>
          <w:tcPr>
            <w:tcW w:type="dxa" w:w="2520"/>
          </w:tcPr>
          <w:p>
            <w:r>
              <w:t>C</w:t>
            </w:r>
          </w:p>
        </w:tc>
        <w:tc>
          <w:tcPr>
            <w:tcW w:type="dxa" w:w="2520"/>
          </w:tcPr>
          <w:p>
            <w:r>
              <w:t>D</w:t>
            </w:r>
          </w:p>
        </w:tc>
      </w:tr>
      <w:tr>
        <w:tc>
          <w:tcPr>
            <w:tcW w:type="dxa" w:w="2520"/>
          </w:tcPr>
          <w:p>
            <w:r>
              <w:t>r1c0</w:t>
            </w:r>
          </w:p>
        </w:tc>
        <w:tc>
          <w:tcPr>
            <w:tcW w:type="dxa" w:w="2520"/>
          </w:tcPr>
          <w:p>
            <w:r>
              <w:t>r1c1</w:t>
            </w:r>
          </w:p>
        </w:tc>
        <w:tc>
          <w:tcPr>
            <w:tcW w:type="dxa" w:w="2520"/>
          </w:tcPr>
          <w:p>
            <w:r>
              <w:t>r1c2</w:t>
            </w:r>
          </w:p>
        </w:tc>
        <w:tc>
          <w:tcPr>
            <w:tcW w:type="dxa" w:w="2520"/>
          </w:tcPr>
          <w:p>
            <w:r>
              <w:t>r1c3</w:t>
            </w:r>
          </w:p>
        </w:tc>
      </w:tr>
      <w:tr>
        <w:tc>
          <w:tcPr>
            <w:tcW w:type="dxa" w:w="2520"/>
          </w:tcPr>
          <w:p>
            <w:r>
              <w:t>r2c0</w:t>
            </w:r>
          </w:p>
        </w:tc>
        <w:tc>
          <w:tcPr>
            <w:tcW w:type="dxa" w:w="2520"/>
          </w:tcPr>
          <w:p>
            <w:r>
              <w:t>r2c1</w:t>
            </w:r>
          </w:p>
        </w:tc>
        <w:tc>
          <w:tcPr>
            <w:tcW w:type="dxa" w:w="2520"/>
          </w:tcPr>
          <w:p>
            <w:r>
              <w:t>r2c2</w:t>
            </w:r>
          </w:p>
        </w:tc>
        <w:tc>
          <w:tcPr>
            <w:tcW w:type="dxa" w:w="2520"/>
          </w:tcPr>
          <w:p>
            <w:r>
              <w:t>r2c3</w:t>
            </w:r>
          </w:p>
          <w:tbl>
            <w:tblPr>
              <w:tblW w:type="auto" w:w="0"/>
              <w:tblLook w:firstColumn="1" w:firstRow="1" w:lastColumn="0" w:lastRow="0" w:noHBand="0" w:noVBand="1" w:val="04A0"/>
            </w:tblPr>
            <w:tblGrid>
              <w:gridCol w:w="1260"/>
              <w:gridCol w:w="1260"/>
            </w:tblGrid>
            <w:tr>
              <w:tc>
                <w:tcPr>
                  <w:tcW w:type="dxa" w:w="1260"/>
                </w:tcPr>
                <w:p>
                  <w:r>
                    <w:t>n1</w:t>
                  </w:r>
                </w:p>
              </w:tc>
              <w:tc>
                <w:tcPr>
                  <w:tcW w:type="dxa" w:w="1260"/>
                </w:tcPr>
                <w:p>
                  <w:r>
                    <w:t>n2</w:t>
                  </w:r>
                </w:p>
              </w:tc>
            </w:tr>
          </w:tbl>
          <w:p/>
        </w:tc>
      </w:tr>
    </w:tbl>
    <w:p>
      <w:pPr>
        <w:pStyle w:val="Heading1"/>
      </w:pPr>
      <w:r>
        <w:t>3 Special content</w:t>
      </w:r>
    </w:p>
    <w:p>
      <w:r>
        <w:t xml:space="preserve">Before </w:t>
      </w:r>
      <w:ins w:id="1" w:author="A" w:date="2024-01-01T00:00:00Z">
        <w:r>
          <w:t>inserted text</w:t>
        </w:r>
      </w:ins>
      <w:del w:id="2" w:author="A" w:date="2024-01-01T00:00:00Z">
        <w:r>
          <w:delText>deleted text</w:delText>
        </w:r>
      </w:del>
      <w:r>
        <w:t xml:space="preserve"> after.</w:t>
      </w:r>
    </w:p>
    <w:p>
      <w:r>
        <w:t>Paragraph with a text box:</w:t>
      </w:r>
      <w:r>
        <w:pict>
          <v:shape type="#_x0000_t202" style="width:100pt;height:40pt">
            <v:textbox>
              <w:txbxContent>
                <w:p>
                  <w:r>
                    <w:t>Text inside the box</w:t>
                  </w:r>
                </w:p>
              </w:txbxContent>
            </v:textbox>
          </v:shape>
        </w:pict>
      </w:r>
    </w:p>
    <w:p>
      <w:r>
        <w:t>Unicode: Здраво свету — Македонија ќ ѓ љ њ џ ѕ. Ελληνικά café Łódź €5.</w:t>
      </w:r>
    </w:p>
    <w:p>
      <w:pPr>
        <w:sectPr>
          <w:headerReference w:type="default" r:id="rId9"/>
          <w:footerReference w:type="default" r:id="rId10"/>
          <w:pgSz w:w="12240" w:h="15840"/>
          <w:pgMar w:top="1440" w:right="1080" w:bottom="1440" w:left="1080" w:header="720" w:footer="720" w:gutter="0"/>
          <w:cols w:space="720"/>
          <w:docGrid w:linePitch="360"/>
        </w:sectPr>
      </w:pPr>
    </w:p>
    <w:p>
      <w:r>
        <w:t xml:space="preserve">Landscape section text. Lorem ipsum dolor sit amet, consectetur adipiscing elit, sed do eiusmod tempor incididunt ut labore et dolore magna aliqua. Ut enim ad minim veniam, quis nostrud exercitation ullamco laboris nisi ut aliquip ex ea commodo consequat. </w:t>
      </w:r>
    </w:p>
    <w:sectPr w:rsidR="00FC693F" w:rsidRPr="0006063C" w:rsidSect="00034616">
      <w:pgSz w:w="15840" w:h="12240" w:orient="landscape"/>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Confidential - 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Complex Document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Document</dc:title>
  <dc:subject>Corpus</dc:subject>
  <dc:creator>Corpus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